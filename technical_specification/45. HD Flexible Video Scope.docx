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E14A6A" w14:paraId="2CA0AF59" w14:textId="77777777">
        <w:trPr>
          <w:trHeight w:val="649"/>
        </w:trPr>
        <w:tc>
          <w:tcPr>
            <w:tcW w:w="9000" w:type="dxa"/>
            <w:vAlign w:val="center"/>
          </w:tcPr>
          <w:p w14:paraId="78A3527E" w14:textId="77777777" w:rsidR="00E14A6A" w:rsidRDefault="00FE0E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2B73C1AD" w14:textId="614DD8EB" w:rsidR="00E14A6A" w:rsidRDefault="00FE0E3B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 4</w:t>
      </w:r>
      <w:r w:rsidR="00E734B0">
        <w:rPr>
          <w:rFonts w:ascii="Arial" w:hAnsi="Arial" w:cs="Arial"/>
          <w:b/>
          <w:bCs/>
          <w:szCs w:val="20"/>
        </w:rPr>
        <w:t>5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900"/>
        <w:gridCol w:w="2160"/>
        <w:gridCol w:w="1710"/>
        <w:gridCol w:w="1260"/>
        <w:gridCol w:w="1196"/>
      </w:tblGrid>
      <w:tr w:rsidR="00A878FA" w14:paraId="643EC7A6" w14:textId="77777777" w:rsidTr="00A878FA">
        <w:tc>
          <w:tcPr>
            <w:tcW w:w="1800" w:type="dxa"/>
            <w:shd w:val="clear" w:color="auto" w:fill="DEEAF6" w:themeFill="accent5" w:themeFillTint="33"/>
            <w:vAlign w:val="center"/>
          </w:tcPr>
          <w:p w14:paraId="12D9C33F" w14:textId="77777777" w:rsidR="00A878FA" w:rsidRDefault="00A878F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900" w:type="dxa"/>
            <w:shd w:val="clear" w:color="auto" w:fill="FFFF00"/>
            <w:vAlign w:val="center"/>
          </w:tcPr>
          <w:p w14:paraId="4B382767" w14:textId="0957FEB1" w:rsidR="00A878FA" w:rsidRDefault="00A878FA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444C863D" w14:textId="77777777" w:rsidR="00A878FA" w:rsidRDefault="00A878F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710" w:type="dxa"/>
            <w:vAlign w:val="center"/>
          </w:tcPr>
          <w:p w14:paraId="46C6BA9C" w14:textId="77777777" w:rsidR="00A878FA" w:rsidRDefault="00A878F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1F-OT</w:t>
            </w:r>
          </w:p>
        </w:tc>
        <w:tc>
          <w:tcPr>
            <w:tcW w:w="1260" w:type="dxa"/>
            <w:shd w:val="clear" w:color="auto" w:fill="DEEAF6" w:themeFill="accent5" w:themeFillTint="33"/>
            <w:vAlign w:val="center"/>
          </w:tcPr>
          <w:p w14:paraId="50F1D474" w14:textId="77777777" w:rsidR="00A878FA" w:rsidRDefault="00A878F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196" w:type="dxa"/>
            <w:shd w:val="clear" w:color="auto" w:fill="FFFF00"/>
            <w:vAlign w:val="center"/>
          </w:tcPr>
          <w:p w14:paraId="358FAF24" w14:textId="776B5EAB" w:rsidR="00A878FA" w:rsidRDefault="00A878F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1EA</w:t>
            </w:r>
          </w:p>
        </w:tc>
      </w:tr>
      <w:tr w:rsidR="00A878FA" w14:paraId="67AD1161" w14:textId="77777777" w:rsidTr="00A878FA">
        <w:trPr>
          <w:trHeight w:val="475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577E27C2" w14:textId="77777777" w:rsidR="00A878FA" w:rsidRDefault="00A878F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14:paraId="1DC8325E" w14:textId="77777777" w:rsidR="00A878FA" w:rsidRDefault="00A878F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HD Flexible Video Scope</w:t>
            </w:r>
          </w:p>
        </w:tc>
        <w:tc>
          <w:tcPr>
            <w:tcW w:w="1710" w:type="dxa"/>
            <w:shd w:val="clear" w:color="auto" w:fill="DEEAF6" w:themeFill="accent5" w:themeFillTint="33"/>
            <w:vAlign w:val="center"/>
          </w:tcPr>
          <w:p w14:paraId="2441016A" w14:textId="77777777" w:rsidR="00A878FA" w:rsidRDefault="00A878F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shd w:val="clear" w:color="auto" w:fill="FFFF00"/>
            <w:vAlign w:val="center"/>
          </w:tcPr>
          <w:p w14:paraId="6CDFFB00" w14:textId="11DA69B8" w:rsidR="00A878FA" w:rsidRDefault="00A878FA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Operation</w:t>
            </w:r>
            <w:r>
              <w:rPr>
                <w:rFonts w:ascii="Arial" w:hAnsi="Arial" w:cs="Arial"/>
                <w:szCs w:val="20"/>
              </w:rPr>
              <w:t xml:space="preserve"> Room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  <w:r w:rsidR="000A06A3">
              <w:rPr>
                <w:rFonts w:ascii="Arial" w:hAnsi="Arial" w:cs="Arial"/>
                <w:szCs w:val="20"/>
              </w:rPr>
              <w:t>2</w:t>
            </w:r>
          </w:p>
        </w:tc>
      </w:tr>
      <w:tr w:rsidR="00E14A6A" w14:paraId="2B616F33" w14:textId="77777777" w:rsidTr="00A878FA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663E69C1" w14:textId="77777777" w:rsidR="00E14A6A" w:rsidRDefault="00FE0E3B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036C016F" w14:textId="77777777" w:rsidR="00E14A6A" w:rsidRDefault="00FE0E3B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</w:t>
            </w:r>
          </w:p>
        </w:tc>
        <w:tc>
          <w:tcPr>
            <w:tcW w:w="1710" w:type="dxa"/>
            <w:shd w:val="clear" w:color="auto" w:fill="DEEAF6" w:themeFill="accent5" w:themeFillTint="33"/>
            <w:vAlign w:val="center"/>
          </w:tcPr>
          <w:p w14:paraId="617FBD83" w14:textId="77777777" w:rsidR="00E14A6A" w:rsidRDefault="00FE0E3B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7C9641A6" w14:textId="77777777" w:rsidR="00E14A6A" w:rsidRDefault="00E14A6A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E14A6A" w14:paraId="6D586869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53F3AE99" w14:textId="77777777" w:rsidR="00E14A6A" w:rsidRDefault="00FE0E3B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326" w:type="dxa"/>
            <w:gridSpan w:val="4"/>
            <w:vAlign w:val="center"/>
          </w:tcPr>
          <w:p w14:paraId="467E10D4" w14:textId="77777777" w:rsidR="00E14A6A" w:rsidRDefault="00FE0E3B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E14A6A" w14:paraId="6AD8B339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3AA645A" w14:textId="77777777" w:rsidR="00E14A6A" w:rsidRDefault="00FE0E3B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E14A6A" w14:paraId="67E8F871" w14:textId="77777777">
        <w:trPr>
          <w:trHeight w:val="1043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16608C84" w14:textId="77777777" w:rsidR="00E14A6A" w:rsidRDefault="00FE0E3B">
            <w:pPr>
              <w:pStyle w:val="af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The HD flexible video scope system shall provide high-definition endoscopic visualization for diagnostic and therapeutic procedures requiring flexible endoscopic access. </w:t>
            </w:r>
          </w:p>
          <w:p w14:paraId="10FB72B5" w14:textId="77777777" w:rsidR="009E0F9D" w:rsidRDefault="00FE0E3B" w:rsidP="009E0F9D">
            <w:pPr>
              <w:pStyle w:val="af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The system shall support safe navigation, precise visualization of anatomical structures, and compatibility with minimally invasive surgical workflows. </w:t>
            </w:r>
          </w:p>
          <w:p w14:paraId="196C3990" w14:textId="77777777" w:rsidR="00E14A6A" w:rsidRPr="009E0F9D" w:rsidRDefault="00FE0E3B" w:rsidP="009E0F9D">
            <w:pPr>
              <w:pStyle w:val="af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9E0F9D">
              <w:rPr>
                <w:rFonts w:ascii="Arial" w:hAnsi="Arial" w:cs="Arial"/>
                <w:szCs w:val="20"/>
              </w:rPr>
              <w:t>The system shall provide diagnostic as well as therapeutic interventions for gastrointestinal as well as ENT, pulmonology disciplines. Equivalent or higher performance systems are acceptable. Vendor-neutral and performance-based specifications shall apply.</w:t>
            </w:r>
          </w:p>
        </w:tc>
      </w:tr>
      <w:tr w:rsidR="00E14A6A" w14:paraId="7F262BD0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F8FEA8E" w14:textId="77777777" w:rsidR="00E14A6A" w:rsidRDefault="00FE0E3B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E14A6A" w14:paraId="025D89BF" w14:textId="77777777">
        <w:trPr>
          <w:trHeight w:val="1259"/>
        </w:trPr>
        <w:tc>
          <w:tcPr>
            <w:tcW w:w="9026" w:type="dxa"/>
            <w:gridSpan w:val="6"/>
            <w:vAlign w:val="center"/>
          </w:tcPr>
          <w:p w14:paraId="766BCFDB" w14:textId="77777777" w:rsidR="00E14A6A" w:rsidRDefault="00FE0E3B">
            <w:pPr>
              <w:pStyle w:val="af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Medical-grade high-definition flexible video endoscope</w:t>
            </w:r>
          </w:p>
          <w:p w14:paraId="21120A28" w14:textId="77777777" w:rsidR="00E14A6A" w:rsidRDefault="00FE0E3B">
            <w:pPr>
              <w:pStyle w:val="af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Integrated digital imaging system (video processor compatible)</w:t>
            </w:r>
          </w:p>
          <w:p w14:paraId="4C1C7546" w14:textId="77777777" w:rsidR="00E14A6A" w:rsidRDefault="00FE0E3B">
            <w:pPr>
              <w:pStyle w:val="af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Designed for repeated clinical sterilization/disinfection cycles</w:t>
            </w:r>
          </w:p>
          <w:p w14:paraId="7ACBE8F9" w14:textId="77777777" w:rsidR="00E14A6A" w:rsidRDefault="00FE0E3B">
            <w:pPr>
              <w:pStyle w:val="af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Ergonomic control section suitable for prolonged procedures</w:t>
            </w:r>
          </w:p>
          <w:p w14:paraId="7BB5A3E5" w14:textId="77777777" w:rsidR="00E14A6A" w:rsidRDefault="00FE0E3B">
            <w:pPr>
              <w:pStyle w:val="af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E14A6A" w14:paraId="3C488715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97A1A1C" w14:textId="77777777" w:rsidR="00E14A6A" w:rsidRDefault="00FE0E3B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Imaging Performance [MUST]</w:t>
            </w:r>
          </w:p>
        </w:tc>
      </w:tr>
      <w:tr w:rsidR="00E14A6A" w14:paraId="7D44B7D1" w14:textId="77777777">
        <w:trPr>
          <w:trHeight w:val="1331"/>
        </w:trPr>
        <w:tc>
          <w:tcPr>
            <w:tcW w:w="9026" w:type="dxa"/>
            <w:gridSpan w:val="6"/>
            <w:vAlign w:val="center"/>
          </w:tcPr>
          <w:p w14:paraId="4572F21E" w14:textId="77777777" w:rsidR="00E14A6A" w:rsidRDefault="00FE0E3B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Processor must have 1920x1080p resolution with auto white balance, color correction, picture in picture mode.</w:t>
            </w:r>
          </w:p>
          <w:p w14:paraId="65BF394B" w14:textId="77777777" w:rsidR="00E14A6A" w:rsidRDefault="00FE0E3B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processor must have image enhancement (digital or optical) for tissue differentiation, detection and characterization</w:t>
            </w:r>
          </w:p>
          <w:p w14:paraId="7405EEA0" w14:textId="77777777" w:rsidR="00E14A6A" w:rsidRDefault="00FE0E3B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processor must have inbuilt LED light source</w:t>
            </w:r>
          </w:p>
          <w:p w14:paraId="22A05E0C" w14:textId="77777777" w:rsidR="00E14A6A" w:rsidRPr="009E0F9D" w:rsidRDefault="00FE0E3B" w:rsidP="009E0F9D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processor shall have inbuilt air and water feed system to the endoscope</w:t>
            </w:r>
          </w:p>
        </w:tc>
      </w:tr>
      <w:tr w:rsidR="00E14A6A" w14:paraId="29D705CF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04CB560" w14:textId="77777777" w:rsidR="00E14A6A" w:rsidRDefault="00FE0E3B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Optical &amp; Illumination System [MUST]</w:t>
            </w:r>
          </w:p>
        </w:tc>
      </w:tr>
      <w:tr w:rsidR="00E14A6A" w14:paraId="703D7551" w14:textId="77777777">
        <w:trPr>
          <w:trHeight w:val="809"/>
        </w:trPr>
        <w:tc>
          <w:tcPr>
            <w:tcW w:w="9026" w:type="dxa"/>
            <w:gridSpan w:val="6"/>
            <w:vAlign w:val="center"/>
          </w:tcPr>
          <w:p w14:paraId="39069930" w14:textId="77777777" w:rsidR="00E14A6A" w:rsidRDefault="00FE0E3B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High-intensity LED or equivalent light source compatibility</w:t>
            </w:r>
          </w:p>
          <w:p w14:paraId="4D2F88C0" w14:textId="77777777" w:rsidR="00E14A6A" w:rsidRDefault="00FE0E3B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Uniform illumination without peripheral darkening</w:t>
            </w:r>
          </w:p>
          <w:p w14:paraId="339DFE13" w14:textId="77777777" w:rsidR="00E14A6A" w:rsidRDefault="00FE0E3B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brightness adjustment</w:t>
            </w:r>
          </w:p>
          <w:p w14:paraId="4F28EDF3" w14:textId="77777777" w:rsidR="00E14A6A" w:rsidRDefault="00FE0E3B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Anti-fog capability or rapid fog recovery</w:t>
            </w:r>
          </w:p>
        </w:tc>
      </w:tr>
      <w:tr w:rsidR="00E14A6A" w14:paraId="75FB6A2F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0CA8FCD" w14:textId="77777777" w:rsidR="00E14A6A" w:rsidRDefault="00FE0E3B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Insertion Tube &amp; Mechanical Performance [MUST]</w:t>
            </w:r>
          </w:p>
        </w:tc>
      </w:tr>
      <w:tr w:rsidR="00E14A6A" w14:paraId="1A36FECE" w14:textId="77777777" w:rsidTr="009E0F9D">
        <w:trPr>
          <w:trHeight w:val="80"/>
        </w:trPr>
        <w:tc>
          <w:tcPr>
            <w:tcW w:w="9026" w:type="dxa"/>
            <w:gridSpan w:val="6"/>
            <w:vAlign w:val="center"/>
          </w:tcPr>
          <w:p w14:paraId="49258E8D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Endoscope Upper GI:</w:t>
            </w:r>
          </w:p>
          <w:p w14:paraId="40DA97CE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Image sensor: 1080p CMOS technology with autofocus</w:t>
            </w:r>
          </w:p>
          <w:p w14:paraId="1CFE98D9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Should have integrated waterjet function</w:t>
            </w:r>
          </w:p>
          <w:p w14:paraId="6E3A7C98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Working length: Minimum 1050mm</w:t>
            </w:r>
          </w:p>
          <w:p w14:paraId="54CAC329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Insertion tube diameter: Minimum 9.5mm</w:t>
            </w:r>
          </w:p>
          <w:p w14:paraId="01ADE420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Distal end diameter: Maximum 11mm</w:t>
            </w:r>
          </w:p>
          <w:p w14:paraId="07154624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Field of view: 140</w:t>
            </w:r>
          </w:p>
          <w:p w14:paraId="5630947E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Depth of Field: Up/Down/Left/Right (210/120/120/120)</w:t>
            </w:r>
          </w:p>
          <w:p w14:paraId="20BD8633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Endoscope Lower GI</w:t>
            </w:r>
          </w:p>
          <w:p w14:paraId="21D21451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Image sensor: 1080p CMOS technology with autofocus</w:t>
            </w:r>
          </w:p>
          <w:p w14:paraId="13622D56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Should have integrated waterjet function</w:t>
            </w:r>
          </w:p>
          <w:p w14:paraId="387201C7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Working length: Minimum 1700mm</w:t>
            </w:r>
          </w:p>
          <w:p w14:paraId="08BAF85A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Insertion tube diameter: 11-12mm</w:t>
            </w:r>
          </w:p>
          <w:p w14:paraId="07D64BFF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Distal end diameter: Maximum 12mm</w:t>
            </w:r>
          </w:p>
          <w:p w14:paraId="432E2B10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Field of view: 140</w:t>
            </w:r>
          </w:p>
          <w:p w14:paraId="5D36CBD8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Depth of Field: Up/Down/Left/Right (180/180/160/160)</w:t>
            </w:r>
          </w:p>
        </w:tc>
      </w:tr>
      <w:tr w:rsidR="00E14A6A" w14:paraId="220469F8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AD9D670" w14:textId="77777777" w:rsidR="00E14A6A" w:rsidRDefault="00FE0E3B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Working Channel [MUST]</w:t>
            </w:r>
          </w:p>
        </w:tc>
      </w:tr>
      <w:tr w:rsidR="00E14A6A" w14:paraId="17636446" w14:textId="77777777">
        <w:trPr>
          <w:trHeight w:val="836"/>
        </w:trPr>
        <w:tc>
          <w:tcPr>
            <w:tcW w:w="9026" w:type="dxa"/>
            <w:gridSpan w:val="6"/>
            <w:vAlign w:val="center"/>
          </w:tcPr>
          <w:p w14:paraId="1E621C6C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Instrument channel allowing suction and accessory insertion</w:t>
            </w:r>
          </w:p>
          <w:p w14:paraId="34E92018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Instrument channel: Minimum 3.2mm for Upper GI endoscope and minimum 3.5mm for Lower GI endoscope</w:t>
            </w:r>
          </w:p>
          <w:p w14:paraId="6E810FC8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Leak-proof design</w:t>
            </w:r>
          </w:p>
          <w:p w14:paraId="68476E67" w14:textId="77777777" w:rsidR="00E14A6A" w:rsidRDefault="00FE0E3B">
            <w:pPr>
              <w:pStyle w:val="af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 flushing and cleaning pathway</w:t>
            </w:r>
          </w:p>
        </w:tc>
      </w:tr>
      <w:tr w:rsidR="00E14A6A" w14:paraId="409347AF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B0A98C3" w14:textId="77777777" w:rsidR="00E14A6A" w:rsidRDefault="00FE0E3B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Control Section Ergonomics [MUST]</w:t>
            </w:r>
          </w:p>
        </w:tc>
      </w:tr>
      <w:tr w:rsidR="00E14A6A" w14:paraId="5F1FD5B9" w14:textId="77777777">
        <w:trPr>
          <w:trHeight w:val="818"/>
        </w:trPr>
        <w:tc>
          <w:tcPr>
            <w:tcW w:w="9026" w:type="dxa"/>
            <w:gridSpan w:val="6"/>
            <w:vAlign w:val="center"/>
          </w:tcPr>
          <w:p w14:paraId="6D31CC0E" w14:textId="77777777" w:rsidR="00E14A6A" w:rsidRDefault="00FE0E3B">
            <w:pPr>
              <w:pStyle w:val="af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One-hand operable angulation controls</w:t>
            </w:r>
          </w:p>
          <w:p w14:paraId="2A6E19DE" w14:textId="77777777" w:rsidR="00E14A6A" w:rsidRDefault="00FE0E3B">
            <w:pPr>
              <w:pStyle w:val="af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Programmable function buttons</w:t>
            </w:r>
          </w:p>
          <w:p w14:paraId="5CE318F6" w14:textId="77777777" w:rsidR="00E14A6A" w:rsidRDefault="00FE0E3B">
            <w:pPr>
              <w:pStyle w:val="af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Suction and irrigation control</w:t>
            </w:r>
          </w:p>
          <w:p w14:paraId="0F4181DE" w14:textId="77777777" w:rsidR="00E14A6A" w:rsidRDefault="00FE0E3B">
            <w:pPr>
              <w:pStyle w:val="af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Non-slip medical-grade grip</w:t>
            </w:r>
          </w:p>
        </w:tc>
      </w:tr>
      <w:tr w:rsidR="00E14A6A" w14:paraId="1B3ED220" w14:textId="77777777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356FD43" w14:textId="77777777" w:rsidR="00E14A6A" w:rsidRDefault="00FE0E3B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Image Processing &amp; Clinical Enhancement [MUST]</w:t>
            </w:r>
          </w:p>
        </w:tc>
      </w:tr>
      <w:tr w:rsidR="00E14A6A" w14:paraId="65A9D763" w14:textId="77777777">
        <w:trPr>
          <w:trHeight w:val="70"/>
        </w:trPr>
        <w:tc>
          <w:tcPr>
            <w:tcW w:w="9026" w:type="dxa"/>
            <w:gridSpan w:val="6"/>
            <w:vAlign w:val="center"/>
          </w:tcPr>
          <w:p w14:paraId="540FE6D9" w14:textId="77777777" w:rsidR="00E14A6A" w:rsidRDefault="00FE0E3B">
            <w:pPr>
              <w:pStyle w:val="af"/>
              <w:numPr>
                <w:ilvl w:val="0"/>
                <w:numId w:val="8"/>
              </w:numPr>
              <w:spacing w:after="0" w:line="240" w:lineRule="auto"/>
              <w:ind w:leftChars="0" w:left="36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System shall support advanced visualization functions:</w:t>
            </w:r>
          </w:p>
          <w:p w14:paraId="0117E8C7" w14:textId="77777777" w:rsidR="00E14A6A" w:rsidRDefault="00FE0E3B">
            <w:pPr>
              <w:pStyle w:val="af"/>
              <w:numPr>
                <w:ilvl w:val="0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Edge enhancement</w:t>
            </w:r>
          </w:p>
          <w:p w14:paraId="0D49DAE2" w14:textId="77777777" w:rsidR="00E14A6A" w:rsidRDefault="00FE0E3B">
            <w:pPr>
              <w:pStyle w:val="af"/>
              <w:numPr>
                <w:ilvl w:val="0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Contrast enhancement</w:t>
            </w:r>
          </w:p>
          <w:p w14:paraId="655ED99B" w14:textId="77777777" w:rsidR="00E14A6A" w:rsidRDefault="00FE0E3B">
            <w:pPr>
              <w:pStyle w:val="af"/>
              <w:numPr>
                <w:ilvl w:val="0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Digital chromo-endoscopy or equivalent technology (acceptable)</w:t>
            </w:r>
          </w:p>
          <w:p w14:paraId="02CEFBEC" w14:textId="77777777" w:rsidR="00E14A6A" w:rsidRDefault="00FE0E3B">
            <w:pPr>
              <w:pStyle w:val="af"/>
              <w:numPr>
                <w:ilvl w:val="0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Freeze and image capture</w:t>
            </w:r>
          </w:p>
          <w:p w14:paraId="59A3380B" w14:textId="77777777" w:rsidR="00E14A6A" w:rsidRDefault="00FE0E3B">
            <w:pPr>
              <w:pStyle w:val="af"/>
              <w:numPr>
                <w:ilvl w:val="0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Video recording capability</w:t>
            </w:r>
          </w:p>
        </w:tc>
      </w:tr>
      <w:tr w:rsidR="00E14A6A" w14:paraId="30FDFEDA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FB8D631" w14:textId="77777777" w:rsidR="00E14A6A" w:rsidRDefault="00FE0E3B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Video Processor &amp; Connectivity [MUST]</w:t>
            </w:r>
          </w:p>
        </w:tc>
      </w:tr>
      <w:tr w:rsidR="00E14A6A" w14:paraId="10FD1C42" w14:textId="77777777">
        <w:trPr>
          <w:trHeight w:val="548"/>
        </w:trPr>
        <w:tc>
          <w:tcPr>
            <w:tcW w:w="9026" w:type="dxa"/>
            <w:gridSpan w:val="6"/>
            <w:vAlign w:val="center"/>
          </w:tcPr>
          <w:p w14:paraId="1B26BE00" w14:textId="77777777" w:rsidR="00E14A6A" w:rsidRDefault="00FE0E3B">
            <w:pPr>
              <w:pStyle w:val="af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Compatible HD video processor included or specified</w:t>
            </w:r>
          </w:p>
          <w:p w14:paraId="3853C072" w14:textId="77777777" w:rsidR="00E14A6A" w:rsidRDefault="00FE0E3B">
            <w:pPr>
              <w:pStyle w:val="af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HDMI/DVI or equivalent HD output</w:t>
            </w:r>
          </w:p>
          <w:p w14:paraId="000AA2F8" w14:textId="77777777" w:rsidR="00E14A6A" w:rsidRDefault="00FE0E3B">
            <w:pPr>
              <w:pStyle w:val="af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Medical-grade monitor compatibility</w:t>
            </w:r>
          </w:p>
          <w:p w14:paraId="331AB77F" w14:textId="77777777" w:rsidR="00E14A6A" w:rsidRDefault="00FE0E3B">
            <w:pPr>
              <w:pStyle w:val="af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USB or network image storage</w:t>
            </w:r>
          </w:p>
          <w:p w14:paraId="22FE4DD8" w14:textId="77777777" w:rsidR="00E14A6A" w:rsidRDefault="00FE0E3B">
            <w:pPr>
              <w:pStyle w:val="af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Recording integration capability</w:t>
            </w:r>
            <w:ins w:id="1" w:author="Umesh Kirant" w:date="2026-02-26T16:43:00Z">
              <w:r>
                <w:rPr>
                  <w:rFonts w:ascii="Arial" w:hAnsi="Arial" w:cs="Arial"/>
                  <w:szCs w:val="20"/>
                </w:rPr>
                <w:t xml:space="preserve"> </w:t>
              </w:r>
            </w:ins>
            <w:r>
              <w:rPr>
                <w:rFonts w:ascii="Arial" w:hAnsi="Arial" w:cs="Arial"/>
                <w:szCs w:val="20"/>
              </w:rPr>
              <w:t>with inbuilt HDD</w:t>
            </w:r>
          </w:p>
        </w:tc>
      </w:tr>
      <w:tr w:rsidR="00E14A6A" w14:paraId="63AE5B9F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931B9B6" w14:textId="77777777" w:rsidR="00E14A6A" w:rsidRDefault="00FE0E3B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Safety &amp; Reliability [MUST]</w:t>
            </w:r>
          </w:p>
        </w:tc>
      </w:tr>
      <w:tr w:rsidR="00E14A6A" w14:paraId="4B37CA7E" w14:textId="77777777">
        <w:trPr>
          <w:trHeight w:val="1061"/>
        </w:trPr>
        <w:tc>
          <w:tcPr>
            <w:tcW w:w="9026" w:type="dxa"/>
            <w:gridSpan w:val="6"/>
            <w:vAlign w:val="center"/>
          </w:tcPr>
          <w:p w14:paraId="32FDE12B" w14:textId="77777777" w:rsidR="00E14A6A" w:rsidRDefault="00FE0E3B">
            <w:pPr>
              <w:pStyle w:val="af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isolation compliant with medical standards</w:t>
            </w:r>
          </w:p>
          <w:p w14:paraId="50B3F281" w14:textId="77777777" w:rsidR="00E14A6A" w:rsidRDefault="00FE0E3B">
            <w:pPr>
              <w:pStyle w:val="af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system self-check</w:t>
            </w:r>
          </w:p>
          <w:p w14:paraId="226B2E6F" w14:textId="77777777" w:rsidR="00E14A6A" w:rsidRDefault="00FE0E3B">
            <w:pPr>
              <w:pStyle w:val="af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Overheat protection</w:t>
            </w:r>
          </w:p>
          <w:p w14:paraId="04E11D90" w14:textId="77777777" w:rsidR="00E14A6A" w:rsidRDefault="00FE0E3B">
            <w:pPr>
              <w:pStyle w:val="af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Leak testing capability prior to use</w:t>
            </w:r>
          </w:p>
        </w:tc>
      </w:tr>
      <w:tr w:rsidR="00E14A6A" w14:paraId="2367DEA9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66031EB" w14:textId="77777777" w:rsidR="00E14A6A" w:rsidRDefault="00FE0E3B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Reprocessing &amp; Infection Control [MUST]</w:t>
            </w:r>
          </w:p>
        </w:tc>
      </w:tr>
      <w:tr w:rsidR="00E14A6A" w14:paraId="6210FC64" w14:textId="77777777">
        <w:trPr>
          <w:trHeight w:val="854"/>
        </w:trPr>
        <w:tc>
          <w:tcPr>
            <w:tcW w:w="9026" w:type="dxa"/>
            <w:gridSpan w:val="6"/>
            <w:vAlign w:val="center"/>
          </w:tcPr>
          <w:p w14:paraId="62D5CE83" w14:textId="77777777" w:rsidR="00E14A6A" w:rsidRDefault="00FE0E3B">
            <w:pPr>
              <w:pStyle w:val="af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Fully immersible design</w:t>
            </w:r>
          </w:p>
          <w:p w14:paraId="3F605E9E" w14:textId="77777777" w:rsidR="00E14A6A" w:rsidRDefault="00FE0E3B">
            <w:pPr>
              <w:pStyle w:val="af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Compatible with standard high-level disinfection processes</w:t>
            </w:r>
          </w:p>
          <w:p w14:paraId="6F1AA3DE" w14:textId="77777777" w:rsidR="00E14A6A" w:rsidRDefault="00FE0E3B">
            <w:pPr>
              <w:pStyle w:val="af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Smooth surfaces minimizing biofilm retention</w:t>
            </w:r>
          </w:p>
          <w:p w14:paraId="6C0D7EFF" w14:textId="77777777" w:rsidR="00E14A6A" w:rsidRDefault="00FE0E3B">
            <w:pPr>
              <w:pStyle w:val="af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Manufacturer-approved reprocessing protocol provided</w:t>
            </w:r>
          </w:p>
          <w:p w14:paraId="5CCDE682" w14:textId="77777777" w:rsidR="00E14A6A" w:rsidRDefault="00FE0E3B">
            <w:pPr>
              <w:pStyle w:val="af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support leak testing prior to cleaning and disinfection procedures.</w:t>
            </w:r>
          </w:p>
        </w:tc>
      </w:tr>
      <w:tr w:rsidR="00E14A6A" w14:paraId="24613145" w14:textId="77777777">
        <w:trPr>
          <w:trHeight w:val="25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0AF6923" w14:textId="77777777" w:rsidR="00E14A6A" w:rsidRDefault="00FE0E3B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E14A6A" w14:paraId="5F79A806" w14:textId="77777777">
        <w:trPr>
          <w:trHeight w:val="80"/>
        </w:trPr>
        <w:tc>
          <w:tcPr>
            <w:tcW w:w="9026" w:type="dxa"/>
            <w:gridSpan w:val="6"/>
            <w:vAlign w:val="center"/>
          </w:tcPr>
          <w:p w14:paraId="3FABD778" w14:textId="77777777" w:rsidR="00E14A6A" w:rsidRDefault="00FE0E3B">
            <w:pPr>
              <w:pStyle w:val="af"/>
              <w:numPr>
                <w:ilvl w:val="0"/>
                <w:numId w:val="11"/>
              </w:numPr>
              <w:spacing w:after="0" w:line="240" w:lineRule="auto"/>
              <w:ind w:leftChars="0" w:left="36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system shall include:</w:t>
            </w:r>
          </w:p>
          <w:p w14:paraId="3E75E14C" w14:textId="76029240" w:rsidR="00E14A6A" w:rsidRDefault="00FE0E3B">
            <w:pPr>
              <w:pStyle w:val="af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HD flexible video </w:t>
            </w:r>
            <w:r w:rsidR="00091120">
              <w:rPr>
                <w:rFonts w:ascii="Arial" w:hAnsi="Arial" w:cs="Arial"/>
                <w:szCs w:val="20"/>
              </w:rPr>
              <w:t>scope (</w:t>
            </w:r>
            <w:r>
              <w:rPr>
                <w:rFonts w:ascii="Arial" w:hAnsi="Arial" w:cs="Arial"/>
                <w:szCs w:val="20"/>
              </w:rPr>
              <w:t>upper GI) – 1</w:t>
            </w:r>
          </w:p>
          <w:p w14:paraId="4B50FE1F" w14:textId="3589D9CC" w:rsidR="00E14A6A" w:rsidRPr="00F02ECD" w:rsidRDefault="00FE0E3B">
            <w:pPr>
              <w:pStyle w:val="af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F02ECD">
              <w:rPr>
                <w:rFonts w:ascii="Arial" w:hAnsi="Arial" w:cs="Arial"/>
                <w:szCs w:val="20"/>
              </w:rPr>
              <w:t xml:space="preserve">HD flexible video </w:t>
            </w:r>
            <w:r w:rsidR="00091120" w:rsidRPr="00F02ECD">
              <w:rPr>
                <w:rFonts w:ascii="Arial" w:hAnsi="Arial" w:cs="Arial"/>
                <w:szCs w:val="20"/>
              </w:rPr>
              <w:t xml:space="preserve">scope (lower </w:t>
            </w:r>
            <w:r w:rsidRPr="00F02ECD">
              <w:rPr>
                <w:rFonts w:ascii="Arial" w:hAnsi="Arial" w:cs="Arial"/>
                <w:szCs w:val="20"/>
              </w:rPr>
              <w:t>GI) – 1</w:t>
            </w:r>
          </w:p>
          <w:p w14:paraId="7D31B91C" w14:textId="77777777" w:rsidR="00E14A6A" w:rsidRDefault="00FE0E3B">
            <w:pPr>
              <w:pStyle w:val="af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Compatible video processor – 1</w:t>
            </w:r>
          </w:p>
          <w:p w14:paraId="77975CCE" w14:textId="77777777" w:rsidR="00E14A6A" w:rsidRDefault="00FE0E3B">
            <w:pPr>
              <w:pStyle w:val="af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Light source (LED or equivalent) – 1</w:t>
            </w:r>
          </w:p>
          <w:p w14:paraId="04D051F0" w14:textId="77777777" w:rsidR="00E14A6A" w:rsidRDefault="00FE0E3B">
            <w:pPr>
              <w:pStyle w:val="af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Medical grade HD monitor compatibility set – 1</w:t>
            </w:r>
          </w:p>
          <w:p w14:paraId="46E4047B" w14:textId="77777777" w:rsidR="00E14A6A" w:rsidRDefault="00FE0E3B">
            <w:pPr>
              <w:pStyle w:val="af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Leak tester – 1</w:t>
            </w:r>
          </w:p>
          <w:p w14:paraId="348CC78A" w14:textId="77777777" w:rsidR="00E14A6A" w:rsidRDefault="00FE0E3B">
            <w:pPr>
              <w:pStyle w:val="af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Cleaning adapters – complete set</w:t>
            </w:r>
          </w:p>
          <w:p w14:paraId="17CFBF58" w14:textId="77777777" w:rsidR="00E14A6A" w:rsidRDefault="00FE0E3B">
            <w:pPr>
              <w:pStyle w:val="af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Starter biopsy/working accessories (basic set)</w:t>
            </w:r>
          </w:p>
          <w:p w14:paraId="17EC4E04" w14:textId="77777777" w:rsidR="00E14A6A" w:rsidRDefault="00FE0E3B">
            <w:pPr>
              <w:pStyle w:val="af"/>
              <w:numPr>
                <w:ilvl w:val="0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&amp; service manuals</w:t>
            </w:r>
          </w:p>
        </w:tc>
      </w:tr>
      <w:tr w:rsidR="00E14A6A" w14:paraId="19E5504F" w14:textId="77777777">
        <w:trPr>
          <w:trHeight w:val="8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92FCD56" w14:textId="77777777" w:rsidR="00E14A6A" w:rsidRDefault="00FE0E3B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Acceptance Testing [MUST]</w:t>
            </w:r>
          </w:p>
        </w:tc>
      </w:tr>
      <w:tr w:rsidR="00E14A6A" w14:paraId="2AA2ED1B" w14:textId="77777777">
        <w:trPr>
          <w:trHeight w:val="80"/>
        </w:trPr>
        <w:tc>
          <w:tcPr>
            <w:tcW w:w="9026" w:type="dxa"/>
            <w:gridSpan w:val="6"/>
            <w:vAlign w:val="center"/>
          </w:tcPr>
          <w:p w14:paraId="0D46A80A" w14:textId="77777777" w:rsidR="00E14A6A" w:rsidRDefault="00FE0E3B">
            <w:pPr>
              <w:pStyle w:val="af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Image quality verification</w:t>
            </w:r>
          </w:p>
          <w:p w14:paraId="6AA94A18" w14:textId="77777777" w:rsidR="00E14A6A" w:rsidRDefault="00FE0E3B">
            <w:pPr>
              <w:pStyle w:val="af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Articulation performance test</w:t>
            </w:r>
          </w:p>
          <w:p w14:paraId="7B8C58FA" w14:textId="77777777" w:rsidR="00E14A6A" w:rsidRDefault="00FE0E3B">
            <w:pPr>
              <w:pStyle w:val="af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Leak integrity test</w:t>
            </w:r>
          </w:p>
          <w:p w14:paraId="523E5BFD" w14:textId="77777777" w:rsidR="00E14A6A" w:rsidRDefault="00FE0E3B">
            <w:pPr>
              <w:pStyle w:val="af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Illumination uniformity verification</w:t>
            </w:r>
          </w:p>
          <w:p w14:paraId="3D5BEBC7" w14:textId="77777777" w:rsidR="00E14A6A" w:rsidRDefault="00FE0E3B">
            <w:pPr>
              <w:pStyle w:val="af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Recording and storage function test</w:t>
            </w:r>
          </w:p>
          <w:p w14:paraId="0A70F63B" w14:textId="77777777" w:rsidR="00E14A6A" w:rsidRDefault="00FE0E3B">
            <w:pPr>
              <w:pStyle w:val="af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checklist signed</w:t>
            </w:r>
          </w:p>
        </w:tc>
      </w:tr>
      <w:tr w:rsidR="00E14A6A" w14:paraId="07EF9AB2" w14:textId="77777777">
        <w:trPr>
          <w:trHeight w:val="8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76EFD13" w14:textId="77777777" w:rsidR="00E14A6A" w:rsidRDefault="00FE0E3B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E14A6A" w14:paraId="4C901FA6" w14:textId="77777777">
        <w:trPr>
          <w:trHeight w:val="80"/>
        </w:trPr>
        <w:tc>
          <w:tcPr>
            <w:tcW w:w="9026" w:type="dxa"/>
            <w:gridSpan w:val="6"/>
            <w:vAlign w:val="center"/>
          </w:tcPr>
          <w:p w14:paraId="0E0E5B82" w14:textId="77777777" w:rsidR="00E14A6A" w:rsidRDefault="00FE0E3B">
            <w:pPr>
              <w:pStyle w:val="af"/>
              <w:numPr>
                <w:ilvl w:val="0"/>
                <w:numId w:val="1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Clinical operation training</w:t>
            </w:r>
          </w:p>
          <w:p w14:paraId="57D95095" w14:textId="77777777" w:rsidR="00E14A6A" w:rsidRDefault="00FE0E3B">
            <w:pPr>
              <w:pStyle w:val="af"/>
              <w:numPr>
                <w:ilvl w:val="0"/>
                <w:numId w:val="1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Reprocessing and infection control training</w:t>
            </w:r>
          </w:p>
          <w:p w14:paraId="46F55379" w14:textId="77777777" w:rsidR="00E14A6A" w:rsidRDefault="00FE0E3B">
            <w:pPr>
              <w:pStyle w:val="af"/>
              <w:numPr>
                <w:ilvl w:val="0"/>
                <w:numId w:val="1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Biomedical maintenance training</w:t>
            </w:r>
          </w:p>
        </w:tc>
      </w:tr>
      <w:tr w:rsidR="00E14A6A" w14:paraId="37571BA4" w14:textId="77777777">
        <w:trPr>
          <w:trHeight w:val="8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01B0336" w14:textId="77777777" w:rsidR="00E14A6A" w:rsidRDefault="00FE0E3B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Warranty &amp; After-Sales Service [MUST]</w:t>
            </w:r>
          </w:p>
        </w:tc>
      </w:tr>
      <w:tr w:rsidR="00E14A6A" w14:paraId="5DED9D5E" w14:textId="77777777">
        <w:trPr>
          <w:trHeight w:val="80"/>
        </w:trPr>
        <w:tc>
          <w:tcPr>
            <w:tcW w:w="9026" w:type="dxa"/>
            <w:gridSpan w:val="6"/>
            <w:vAlign w:val="center"/>
          </w:tcPr>
          <w:p w14:paraId="23CC2112" w14:textId="77777777" w:rsidR="00E14A6A" w:rsidRDefault="00FE0E3B">
            <w:pPr>
              <w:pStyle w:val="af"/>
              <w:numPr>
                <w:ilvl w:val="0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3-year comprehensive warranty</w:t>
            </w:r>
          </w:p>
          <w:p w14:paraId="691D75BF" w14:textId="77777777" w:rsidR="00E14A6A" w:rsidRDefault="00FE0E3B">
            <w:pPr>
              <w:pStyle w:val="af"/>
              <w:numPr>
                <w:ilvl w:val="0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</w:t>
            </w:r>
          </w:p>
          <w:p w14:paraId="2A3B01CC" w14:textId="77777777" w:rsidR="00E14A6A" w:rsidRDefault="00FE0E3B">
            <w:pPr>
              <w:pStyle w:val="af"/>
              <w:numPr>
                <w:ilvl w:val="0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34C0A7AE" w14:textId="77777777" w:rsidR="00E14A6A" w:rsidRDefault="00FE0E3B">
            <w:pPr>
              <w:pStyle w:val="af"/>
              <w:numPr>
                <w:ilvl w:val="0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7–10 years</w:t>
            </w:r>
          </w:p>
        </w:tc>
      </w:tr>
      <w:tr w:rsidR="00E14A6A" w14:paraId="46DCE651" w14:textId="77777777">
        <w:trPr>
          <w:trHeight w:val="8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FBB1335" w14:textId="77777777" w:rsidR="00E14A6A" w:rsidRDefault="00FE0E3B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E14A6A" w14:paraId="18518224" w14:textId="77777777">
        <w:trPr>
          <w:trHeight w:val="80"/>
        </w:trPr>
        <w:tc>
          <w:tcPr>
            <w:tcW w:w="9026" w:type="dxa"/>
            <w:gridSpan w:val="6"/>
            <w:vAlign w:val="center"/>
          </w:tcPr>
          <w:p w14:paraId="237C9A41" w14:textId="77777777" w:rsidR="00E14A6A" w:rsidRDefault="00FE0E3B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7E366782" w14:textId="77777777" w:rsidR="00E14A6A" w:rsidRDefault="00FE0E3B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082DD367" w14:textId="77777777" w:rsidR="00E14A6A" w:rsidRDefault="00FE0E3B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60601-2-18 (Endoscopic equipment safety)</w:t>
            </w:r>
          </w:p>
          <w:p w14:paraId="6113BC8E" w14:textId="77777777" w:rsidR="00E14A6A" w:rsidRDefault="00FE0E3B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CE marking </w:t>
            </w:r>
            <w:r w:rsidRPr="009E0F9D">
              <w:rPr>
                <w:rFonts w:ascii="Arial" w:hAnsi="Arial" w:cs="Arial"/>
                <w:szCs w:val="20"/>
              </w:rPr>
              <w:t>and</w:t>
            </w:r>
            <w:r>
              <w:rPr>
                <w:rFonts w:ascii="Arial" w:hAnsi="Arial" w:cs="Arial"/>
                <w:szCs w:val="20"/>
              </w:rPr>
              <w:t xml:space="preserve"> FDA clearance or equivalent international regulatory approval</w:t>
            </w:r>
          </w:p>
          <w:p w14:paraId="4D357EE2" w14:textId="77777777" w:rsidR="00E14A6A" w:rsidRDefault="00FE0E3B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09FA50FC" w14:textId="77777777" w:rsidR="00E14A6A" w:rsidRDefault="00E14A6A">
      <w:pPr>
        <w:spacing w:after="0" w:line="240" w:lineRule="auto"/>
        <w:jc w:val="right"/>
        <w:rPr>
          <w:rFonts w:ascii="Arial" w:hAnsi="Arial" w:cs="Arial"/>
          <w:szCs w:val="20"/>
        </w:rPr>
      </w:pPr>
    </w:p>
    <w:p w14:paraId="630185F9" w14:textId="77777777" w:rsidR="00E14A6A" w:rsidRDefault="00FE0E3B">
      <w:pPr>
        <w:spacing w:after="0" w:line="240" w:lineRule="auto"/>
        <w:jc w:val="right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/END/</w:t>
      </w:r>
    </w:p>
    <w:sectPr w:rsidR="00E14A6A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A75A2" w14:textId="77777777" w:rsidR="00FE0E3B" w:rsidRDefault="00FE0E3B">
      <w:pPr>
        <w:spacing w:line="240" w:lineRule="auto"/>
      </w:pPr>
      <w:r>
        <w:separator/>
      </w:r>
    </w:p>
  </w:endnote>
  <w:endnote w:type="continuationSeparator" w:id="0">
    <w:p w14:paraId="62AC9093" w14:textId="77777777" w:rsidR="00FE0E3B" w:rsidRDefault="00FE0E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Malgun Gothic Semilight"/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AFDFA" w14:textId="77777777" w:rsidR="00FE0E3B" w:rsidRDefault="00FE0E3B">
      <w:pPr>
        <w:spacing w:after="0"/>
      </w:pPr>
      <w:r>
        <w:separator/>
      </w:r>
    </w:p>
  </w:footnote>
  <w:footnote w:type="continuationSeparator" w:id="0">
    <w:p w14:paraId="14914BFD" w14:textId="77777777" w:rsidR="00FE0E3B" w:rsidRDefault="00FE0E3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DD7" w14:textId="77777777" w:rsidR="00E14A6A" w:rsidRDefault="00FE0E3B">
    <w:pPr>
      <w:pStyle w:val="a9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3F7BD06A" w14:textId="77777777" w:rsidR="00E14A6A" w:rsidRDefault="00FE0E3B">
    <w:pPr>
      <w:pStyle w:val="a9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BE62ED"/>
    <w:multiLevelType w:val="multilevel"/>
    <w:tmpl w:val="09BE62E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081533"/>
    <w:multiLevelType w:val="multilevel"/>
    <w:tmpl w:val="0A08153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A51D4E"/>
    <w:multiLevelType w:val="multilevel"/>
    <w:tmpl w:val="20A51D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248FA"/>
    <w:multiLevelType w:val="multilevel"/>
    <w:tmpl w:val="20E248FA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E5A5566"/>
    <w:multiLevelType w:val="multilevel"/>
    <w:tmpl w:val="3E5A55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194042"/>
    <w:multiLevelType w:val="multilevel"/>
    <w:tmpl w:val="561940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365204"/>
    <w:multiLevelType w:val="multilevel"/>
    <w:tmpl w:val="583652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DC47234"/>
    <w:multiLevelType w:val="multilevel"/>
    <w:tmpl w:val="5DC472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09921F6"/>
    <w:multiLevelType w:val="multilevel"/>
    <w:tmpl w:val="609921F6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100A79"/>
    <w:multiLevelType w:val="multilevel"/>
    <w:tmpl w:val="68100A7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05E061A"/>
    <w:multiLevelType w:val="multilevel"/>
    <w:tmpl w:val="705E06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EFD7511"/>
    <w:multiLevelType w:val="multilevel"/>
    <w:tmpl w:val="7EFD751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9445155">
    <w:abstractNumId w:val="0"/>
  </w:num>
  <w:num w:numId="2" w16cid:durableId="354891880">
    <w:abstractNumId w:val="5"/>
  </w:num>
  <w:num w:numId="3" w16cid:durableId="561064869">
    <w:abstractNumId w:val="6"/>
  </w:num>
  <w:num w:numId="4" w16cid:durableId="1125350868">
    <w:abstractNumId w:val="7"/>
  </w:num>
  <w:num w:numId="5" w16cid:durableId="1559705095">
    <w:abstractNumId w:val="13"/>
  </w:num>
  <w:num w:numId="6" w16cid:durableId="766535884">
    <w:abstractNumId w:val="2"/>
  </w:num>
  <w:num w:numId="7" w16cid:durableId="973602983">
    <w:abstractNumId w:val="14"/>
  </w:num>
  <w:num w:numId="8" w16cid:durableId="1916813973">
    <w:abstractNumId w:val="3"/>
  </w:num>
  <w:num w:numId="9" w16cid:durableId="2055427935">
    <w:abstractNumId w:val="4"/>
  </w:num>
  <w:num w:numId="10" w16cid:durableId="648096820">
    <w:abstractNumId w:val="10"/>
  </w:num>
  <w:num w:numId="11" w16cid:durableId="199250015">
    <w:abstractNumId w:val="8"/>
  </w:num>
  <w:num w:numId="12" w16cid:durableId="178592464">
    <w:abstractNumId w:val="11"/>
  </w:num>
  <w:num w:numId="13" w16cid:durableId="1124732300">
    <w:abstractNumId w:val="12"/>
  </w:num>
  <w:num w:numId="14" w16cid:durableId="21367894">
    <w:abstractNumId w:val="9"/>
  </w:num>
  <w:num w:numId="15" w16cid:durableId="204170951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mesh Kirant">
    <w15:presenceInfo w15:providerId="AD" w15:userId="S::umesh.k@nicnepal.org::1292316b-b279-45f2-b248-001179730d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74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41B8C"/>
    <w:rsid w:val="00044946"/>
    <w:rsid w:val="00046305"/>
    <w:rsid w:val="00047CEC"/>
    <w:rsid w:val="00051C97"/>
    <w:rsid w:val="00055BAD"/>
    <w:rsid w:val="0005677D"/>
    <w:rsid w:val="00065720"/>
    <w:rsid w:val="00065F0F"/>
    <w:rsid w:val="00067829"/>
    <w:rsid w:val="00083D84"/>
    <w:rsid w:val="00086A49"/>
    <w:rsid w:val="00087D65"/>
    <w:rsid w:val="00091120"/>
    <w:rsid w:val="00091E55"/>
    <w:rsid w:val="0009497D"/>
    <w:rsid w:val="00097DFC"/>
    <w:rsid w:val="000A06A3"/>
    <w:rsid w:val="000A1CF2"/>
    <w:rsid w:val="000A31DB"/>
    <w:rsid w:val="000A3C0F"/>
    <w:rsid w:val="000A63D9"/>
    <w:rsid w:val="000A76FE"/>
    <w:rsid w:val="000B0F1B"/>
    <w:rsid w:val="000B3B89"/>
    <w:rsid w:val="000B588D"/>
    <w:rsid w:val="000C27D6"/>
    <w:rsid w:val="000C3A5B"/>
    <w:rsid w:val="000C3D7E"/>
    <w:rsid w:val="000C4FB9"/>
    <w:rsid w:val="000C5D3F"/>
    <w:rsid w:val="000D1178"/>
    <w:rsid w:val="000D2197"/>
    <w:rsid w:val="000D40F2"/>
    <w:rsid w:val="000D7C94"/>
    <w:rsid w:val="000E3BEE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110F1"/>
    <w:rsid w:val="00115372"/>
    <w:rsid w:val="00123D46"/>
    <w:rsid w:val="00125829"/>
    <w:rsid w:val="00125A3F"/>
    <w:rsid w:val="00132EDB"/>
    <w:rsid w:val="001371A5"/>
    <w:rsid w:val="001474B8"/>
    <w:rsid w:val="001574B3"/>
    <w:rsid w:val="0016134C"/>
    <w:rsid w:val="00166FF7"/>
    <w:rsid w:val="00177045"/>
    <w:rsid w:val="001849E1"/>
    <w:rsid w:val="00194666"/>
    <w:rsid w:val="001977ED"/>
    <w:rsid w:val="001A316B"/>
    <w:rsid w:val="001B1467"/>
    <w:rsid w:val="001D6885"/>
    <w:rsid w:val="001D7F1F"/>
    <w:rsid w:val="001F1709"/>
    <w:rsid w:val="001F5077"/>
    <w:rsid w:val="001F5A3F"/>
    <w:rsid w:val="00215FB0"/>
    <w:rsid w:val="0022124F"/>
    <w:rsid w:val="002226E0"/>
    <w:rsid w:val="002302D8"/>
    <w:rsid w:val="0023110F"/>
    <w:rsid w:val="002355FD"/>
    <w:rsid w:val="002406E7"/>
    <w:rsid w:val="002541E9"/>
    <w:rsid w:val="002660FE"/>
    <w:rsid w:val="00275742"/>
    <w:rsid w:val="002A1F04"/>
    <w:rsid w:val="002A5B5F"/>
    <w:rsid w:val="002A66C0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D7F26"/>
    <w:rsid w:val="002E1004"/>
    <w:rsid w:val="002E1087"/>
    <w:rsid w:val="002E61C4"/>
    <w:rsid w:val="002E6378"/>
    <w:rsid w:val="002F148F"/>
    <w:rsid w:val="0030091E"/>
    <w:rsid w:val="00301CCB"/>
    <w:rsid w:val="003032FA"/>
    <w:rsid w:val="00314B7B"/>
    <w:rsid w:val="00324405"/>
    <w:rsid w:val="00330733"/>
    <w:rsid w:val="00341B9D"/>
    <w:rsid w:val="003471BF"/>
    <w:rsid w:val="003500DB"/>
    <w:rsid w:val="00356564"/>
    <w:rsid w:val="00367A1B"/>
    <w:rsid w:val="0037293E"/>
    <w:rsid w:val="0037379D"/>
    <w:rsid w:val="00380EEF"/>
    <w:rsid w:val="0038377C"/>
    <w:rsid w:val="00386376"/>
    <w:rsid w:val="00386C6A"/>
    <w:rsid w:val="0038774F"/>
    <w:rsid w:val="00391BF4"/>
    <w:rsid w:val="00395608"/>
    <w:rsid w:val="003A131B"/>
    <w:rsid w:val="003A197C"/>
    <w:rsid w:val="003A3FCD"/>
    <w:rsid w:val="003A5DD5"/>
    <w:rsid w:val="003A736B"/>
    <w:rsid w:val="003B070D"/>
    <w:rsid w:val="003B2737"/>
    <w:rsid w:val="003B2BCC"/>
    <w:rsid w:val="003C61DD"/>
    <w:rsid w:val="003D1629"/>
    <w:rsid w:val="003D34F1"/>
    <w:rsid w:val="003D65B6"/>
    <w:rsid w:val="003D761E"/>
    <w:rsid w:val="003E37CD"/>
    <w:rsid w:val="003E4439"/>
    <w:rsid w:val="003E538A"/>
    <w:rsid w:val="003E7584"/>
    <w:rsid w:val="003F2DE3"/>
    <w:rsid w:val="00411B28"/>
    <w:rsid w:val="00415820"/>
    <w:rsid w:val="00425934"/>
    <w:rsid w:val="004333B5"/>
    <w:rsid w:val="00433B4A"/>
    <w:rsid w:val="00440F6B"/>
    <w:rsid w:val="00441502"/>
    <w:rsid w:val="00444B31"/>
    <w:rsid w:val="00450EE7"/>
    <w:rsid w:val="00457E63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473A"/>
    <w:rsid w:val="004D74E4"/>
    <w:rsid w:val="004F0B7A"/>
    <w:rsid w:val="00503CFD"/>
    <w:rsid w:val="00514F8D"/>
    <w:rsid w:val="0051623F"/>
    <w:rsid w:val="00531004"/>
    <w:rsid w:val="00535F68"/>
    <w:rsid w:val="00547410"/>
    <w:rsid w:val="0055644E"/>
    <w:rsid w:val="00557489"/>
    <w:rsid w:val="0056037E"/>
    <w:rsid w:val="00562A7E"/>
    <w:rsid w:val="00563EC7"/>
    <w:rsid w:val="00563F33"/>
    <w:rsid w:val="00564F63"/>
    <w:rsid w:val="00576E99"/>
    <w:rsid w:val="00590353"/>
    <w:rsid w:val="00596BD3"/>
    <w:rsid w:val="005A1146"/>
    <w:rsid w:val="005C3A72"/>
    <w:rsid w:val="005C7DAE"/>
    <w:rsid w:val="005D094F"/>
    <w:rsid w:val="005D79B5"/>
    <w:rsid w:val="005E2AB7"/>
    <w:rsid w:val="005E7EB0"/>
    <w:rsid w:val="005F28FC"/>
    <w:rsid w:val="005F541C"/>
    <w:rsid w:val="006016CC"/>
    <w:rsid w:val="00602337"/>
    <w:rsid w:val="006046B5"/>
    <w:rsid w:val="006054C4"/>
    <w:rsid w:val="006123F6"/>
    <w:rsid w:val="0062006A"/>
    <w:rsid w:val="00625631"/>
    <w:rsid w:val="006413D6"/>
    <w:rsid w:val="00641942"/>
    <w:rsid w:val="0064345E"/>
    <w:rsid w:val="00651A84"/>
    <w:rsid w:val="00655B51"/>
    <w:rsid w:val="00656368"/>
    <w:rsid w:val="00664CAF"/>
    <w:rsid w:val="00674D76"/>
    <w:rsid w:val="00676A29"/>
    <w:rsid w:val="00681596"/>
    <w:rsid w:val="00683C83"/>
    <w:rsid w:val="006909F4"/>
    <w:rsid w:val="00692699"/>
    <w:rsid w:val="006952CA"/>
    <w:rsid w:val="006A16CE"/>
    <w:rsid w:val="006B0DEB"/>
    <w:rsid w:val="006C4A9D"/>
    <w:rsid w:val="006C6E4A"/>
    <w:rsid w:val="006D0669"/>
    <w:rsid w:val="006E481F"/>
    <w:rsid w:val="006E4FF3"/>
    <w:rsid w:val="006E67E3"/>
    <w:rsid w:val="006F62A9"/>
    <w:rsid w:val="00702B70"/>
    <w:rsid w:val="00705F3E"/>
    <w:rsid w:val="00707D24"/>
    <w:rsid w:val="007114E0"/>
    <w:rsid w:val="00712A1E"/>
    <w:rsid w:val="00720921"/>
    <w:rsid w:val="00724D89"/>
    <w:rsid w:val="00727401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3D0A"/>
    <w:rsid w:val="00775420"/>
    <w:rsid w:val="007771E1"/>
    <w:rsid w:val="00785273"/>
    <w:rsid w:val="00787384"/>
    <w:rsid w:val="0079425C"/>
    <w:rsid w:val="00794A4F"/>
    <w:rsid w:val="007A37E9"/>
    <w:rsid w:val="007A4CBC"/>
    <w:rsid w:val="007B0DB8"/>
    <w:rsid w:val="007B1188"/>
    <w:rsid w:val="007B2694"/>
    <w:rsid w:val="007C00CC"/>
    <w:rsid w:val="007C2DFE"/>
    <w:rsid w:val="007C3221"/>
    <w:rsid w:val="007D2003"/>
    <w:rsid w:val="007D3511"/>
    <w:rsid w:val="007D42D6"/>
    <w:rsid w:val="007E7A2E"/>
    <w:rsid w:val="007F05DE"/>
    <w:rsid w:val="007F0C9F"/>
    <w:rsid w:val="007F3791"/>
    <w:rsid w:val="00803F0A"/>
    <w:rsid w:val="0080531A"/>
    <w:rsid w:val="00814BF6"/>
    <w:rsid w:val="008406CB"/>
    <w:rsid w:val="00840D3A"/>
    <w:rsid w:val="00846D57"/>
    <w:rsid w:val="008519A7"/>
    <w:rsid w:val="00852BB3"/>
    <w:rsid w:val="00855A3B"/>
    <w:rsid w:val="00855FB3"/>
    <w:rsid w:val="008573FD"/>
    <w:rsid w:val="00860EE9"/>
    <w:rsid w:val="0086716E"/>
    <w:rsid w:val="00867440"/>
    <w:rsid w:val="00882844"/>
    <w:rsid w:val="00883193"/>
    <w:rsid w:val="008958F2"/>
    <w:rsid w:val="008962D2"/>
    <w:rsid w:val="008B460E"/>
    <w:rsid w:val="008B5549"/>
    <w:rsid w:val="008C1E1D"/>
    <w:rsid w:val="008C73AD"/>
    <w:rsid w:val="008C7907"/>
    <w:rsid w:val="008D72F5"/>
    <w:rsid w:val="008E3D3F"/>
    <w:rsid w:val="008F06C8"/>
    <w:rsid w:val="008F39FE"/>
    <w:rsid w:val="008F5391"/>
    <w:rsid w:val="008F547F"/>
    <w:rsid w:val="009016B5"/>
    <w:rsid w:val="00904B25"/>
    <w:rsid w:val="00915282"/>
    <w:rsid w:val="009157CC"/>
    <w:rsid w:val="00915AD7"/>
    <w:rsid w:val="00916E29"/>
    <w:rsid w:val="009230C8"/>
    <w:rsid w:val="0093016E"/>
    <w:rsid w:val="00931319"/>
    <w:rsid w:val="00934410"/>
    <w:rsid w:val="009355A5"/>
    <w:rsid w:val="009360BE"/>
    <w:rsid w:val="00945F97"/>
    <w:rsid w:val="00947FC6"/>
    <w:rsid w:val="00964455"/>
    <w:rsid w:val="00966103"/>
    <w:rsid w:val="00971A7A"/>
    <w:rsid w:val="00981A68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E0486"/>
    <w:rsid w:val="009E0F9D"/>
    <w:rsid w:val="009E2630"/>
    <w:rsid w:val="009E2A38"/>
    <w:rsid w:val="009E4673"/>
    <w:rsid w:val="009E6A67"/>
    <w:rsid w:val="009F0710"/>
    <w:rsid w:val="009F1293"/>
    <w:rsid w:val="009F4E5D"/>
    <w:rsid w:val="009F7C96"/>
    <w:rsid w:val="00A1318D"/>
    <w:rsid w:val="00A15B76"/>
    <w:rsid w:val="00A15DFD"/>
    <w:rsid w:val="00A21A4E"/>
    <w:rsid w:val="00A23D77"/>
    <w:rsid w:val="00A25C30"/>
    <w:rsid w:val="00A35D46"/>
    <w:rsid w:val="00A401B0"/>
    <w:rsid w:val="00A41749"/>
    <w:rsid w:val="00A41B6C"/>
    <w:rsid w:val="00A42046"/>
    <w:rsid w:val="00A453AC"/>
    <w:rsid w:val="00A45FAE"/>
    <w:rsid w:val="00A473E0"/>
    <w:rsid w:val="00A55E80"/>
    <w:rsid w:val="00A5781C"/>
    <w:rsid w:val="00A64C73"/>
    <w:rsid w:val="00A64E65"/>
    <w:rsid w:val="00A72CAA"/>
    <w:rsid w:val="00A829B9"/>
    <w:rsid w:val="00A82F46"/>
    <w:rsid w:val="00A8478A"/>
    <w:rsid w:val="00A85184"/>
    <w:rsid w:val="00A85275"/>
    <w:rsid w:val="00A878FA"/>
    <w:rsid w:val="00A91AA4"/>
    <w:rsid w:val="00A93B42"/>
    <w:rsid w:val="00A960E3"/>
    <w:rsid w:val="00AA12B5"/>
    <w:rsid w:val="00AB024D"/>
    <w:rsid w:val="00AB3C31"/>
    <w:rsid w:val="00AC002B"/>
    <w:rsid w:val="00AC011B"/>
    <w:rsid w:val="00AC52FE"/>
    <w:rsid w:val="00AC6E58"/>
    <w:rsid w:val="00AD2DC6"/>
    <w:rsid w:val="00AD665F"/>
    <w:rsid w:val="00AE4282"/>
    <w:rsid w:val="00AF28CE"/>
    <w:rsid w:val="00B00635"/>
    <w:rsid w:val="00B00F16"/>
    <w:rsid w:val="00B01406"/>
    <w:rsid w:val="00B061F3"/>
    <w:rsid w:val="00B079BD"/>
    <w:rsid w:val="00B11E65"/>
    <w:rsid w:val="00B272E2"/>
    <w:rsid w:val="00B40F01"/>
    <w:rsid w:val="00B422B7"/>
    <w:rsid w:val="00B42C90"/>
    <w:rsid w:val="00B4512D"/>
    <w:rsid w:val="00B50D59"/>
    <w:rsid w:val="00B52518"/>
    <w:rsid w:val="00B56111"/>
    <w:rsid w:val="00B71EFD"/>
    <w:rsid w:val="00B73C3E"/>
    <w:rsid w:val="00B743C2"/>
    <w:rsid w:val="00B76C6A"/>
    <w:rsid w:val="00B775DC"/>
    <w:rsid w:val="00B91899"/>
    <w:rsid w:val="00B935AC"/>
    <w:rsid w:val="00B93970"/>
    <w:rsid w:val="00BA35DB"/>
    <w:rsid w:val="00BA362B"/>
    <w:rsid w:val="00BB6249"/>
    <w:rsid w:val="00BB63EE"/>
    <w:rsid w:val="00BC5BB3"/>
    <w:rsid w:val="00BD2AF1"/>
    <w:rsid w:val="00BE1C9B"/>
    <w:rsid w:val="00BE485D"/>
    <w:rsid w:val="00BE673E"/>
    <w:rsid w:val="00BF1995"/>
    <w:rsid w:val="00BF21C4"/>
    <w:rsid w:val="00BF2693"/>
    <w:rsid w:val="00BF3CF2"/>
    <w:rsid w:val="00BF3D71"/>
    <w:rsid w:val="00BF4266"/>
    <w:rsid w:val="00C03CF5"/>
    <w:rsid w:val="00C15C1C"/>
    <w:rsid w:val="00C179B1"/>
    <w:rsid w:val="00C275F1"/>
    <w:rsid w:val="00C44970"/>
    <w:rsid w:val="00C50961"/>
    <w:rsid w:val="00C53160"/>
    <w:rsid w:val="00C54A58"/>
    <w:rsid w:val="00C61BF5"/>
    <w:rsid w:val="00C719AC"/>
    <w:rsid w:val="00C73C52"/>
    <w:rsid w:val="00C75B7F"/>
    <w:rsid w:val="00C84D69"/>
    <w:rsid w:val="00C91128"/>
    <w:rsid w:val="00C91DA9"/>
    <w:rsid w:val="00C920DA"/>
    <w:rsid w:val="00C92BE2"/>
    <w:rsid w:val="00C94610"/>
    <w:rsid w:val="00C95A24"/>
    <w:rsid w:val="00CA663A"/>
    <w:rsid w:val="00CA7D25"/>
    <w:rsid w:val="00CB1DAA"/>
    <w:rsid w:val="00CB5C4A"/>
    <w:rsid w:val="00CB7CF6"/>
    <w:rsid w:val="00CC53D7"/>
    <w:rsid w:val="00CC759D"/>
    <w:rsid w:val="00CC7DCD"/>
    <w:rsid w:val="00CD2533"/>
    <w:rsid w:val="00CE1260"/>
    <w:rsid w:val="00CF1D1E"/>
    <w:rsid w:val="00CF1EEF"/>
    <w:rsid w:val="00D14EFD"/>
    <w:rsid w:val="00D31F71"/>
    <w:rsid w:val="00D3219C"/>
    <w:rsid w:val="00D410EE"/>
    <w:rsid w:val="00D41AC8"/>
    <w:rsid w:val="00D4436F"/>
    <w:rsid w:val="00D447D0"/>
    <w:rsid w:val="00D454AF"/>
    <w:rsid w:val="00D454B9"/>
    <w:rsid w:val="00D52B40"/>
    <w:rsid w:val="00D54266"/>
    <w:rsid w:val="00D544E4"/>
    <w:rsid w:val="00D55A78"/>
    <w:rsid w:val="00D60E60"/>
    <w:rsid w:val="00D61B33"/>
    <w:rsid w:val="00D655AC"/>
    <w:rsid w:val="00D70F37"/>
    <w:rsid w:val="00D7188A"/>
    <w:rsid w:val="00D72A4C"/>
    <w:rsid w:val="00D73EDD"/>
    <w:rsid w:val="00D813DE"/>
    <w:rsid w:val="00D9125F"/>
    <w:rsid w:val="00D92196"/>
    <w:rsid w:val="00D92BF8"/>
    <w:rsid w:val="00D96515"/>
    <w:rsid w:val="00DA2824"/>
    <w:rsid w:val="00DA7829"/>
    <w:rsid w:val="00DB07C8"/>
    <w:rsid w:val="00DD2DBF"/>
    <w:rsid w:val="00DD62D6"/>
    <w:rsid w:val="00DE1ECA"/>
    <w:rsid w:val="00DE369C"/>
    <w:rsid w:val="00DF0D54"/>
    <w:rsid w:val="00DF2416"/>
    <w:rsid w:val="00DF34E8"/>
    <w:rsid w:val="00DF549D"/>
    <w:rsid w:val="00E10422"/>
    <w:rsid w:val="00E14A6A"/>
    <w:rsid w:val="00E260DF"/>
    <w:rsid w:val="00E261E1"/>
    <w:rsid w:val="00E3069D"/>
    <w:rsid w:val="00E32337"/>
    <w:rsid w:val="00E3258E"/>
    <w:rsid w:val="00E349E0"/>
    <w:rsid w:val="00E3519D"/>
    <w:rsid w:val="00E51773"/>
    <w:rsid w:val="00E521AD"/>
    <w:rsid w:val="00E547EE"/>
    <w:rsid w:val="00E60025"/>
    <w:rsid w:val="00E66C03"/>
    <w:rsid w:val="00E712BD"/>
    <w:rsid w:val="00E718B5"/>
    <w:rsid w:val="00E734B0"/>
    <w:rsid w:val="00E76D46"/>
    <w:rsid w:val="00E836FD"/>
    <w:rsid w:val="00E902E1"/>
    <w:rsid w:val="00E90B1D"/>
    <w:rsid w:val="00E94E7A"/>
    <w:rsid w:val="00EA0956"/>
    <w:rsid w:val="00EA7C0E"/>
    <w:rsid w:val="00EB02EC"/>
    <w:rsid w:val="00EC5B4D"/>
    <w:rsid w:val="00ED0EB3"/>
    <w:rsid w:val="00ED1605"/>
    <w:rsid w:val="00EE1C5C"/>
    <w:rsid w:val="00EE2FAE"/>
    <w:rsid w:val="00EE45B3"/>
    <w:rsid w:val="00EE4F7C"/>
    <w:rsid w:val="00EF4124"/>
    <w:rsid w:val="00F01450"/>
    <w:rsid w:val="00F02ECD"/>
    <w:rsid w:val="00F03327"/>
    <w:rsid w:val="00F12040"/>
    <w:rsid w:val="00F12ED6"/>
    <w:rsid w:val="00F14EE6"/>
    <w:rsid w:val="00F22D90"/>
    <w:rsid w:val="00F30A56"/>
    <w:rsid w:val="00F3267A"/>
    <w:rsid w:val="00F32A4E"/>
    <w:rsid w:val="00F45A3E"/>
    <w:rsid w:val="00F524C9"/>
    <w:rsid w:val="00F54342"/>
    <w:rsid w:val="00F605F1"/>
    <w:rsid w:val="00F63C19"/>
    <w:rsid w:val="00F666DE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E0E3B"/>
    <w:rsid w:val="00FE1E55"/>
    <w:rsid w:val="00FF31F7"/>
    <w:rsid w:val="00FF6468"/>
    <w:rsid w:val="05F01518"/>
    <w:rsid w:val="108B3DF0"/>
    <w:rsid w:val="192D66ED"/>
    <w:rsid w:val="1B974FD5"/>
    <w:rsid w:val="491431E6"/>
    <w:rsid w:val="4D510EBF"/>
    <w:rsid w:val="4F353A6D"/>
    <w:rsid w:val="4F8A7C0C"/>
    <w:rsid w:val="59DA2279"/>
    <w:rsid w:val="5C56670E"/>
    <w:rsid w:val="5DCB6D09"/>
    <w:rsid w:val="5E3810EE"/>
    <w:rsid w:val="74055B35"/>
    <w:rsid w:val="779ABBCC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29C635"/>
  <w15:docId w15:val="{DB7A1312-4899-4A0A-91EF-2F17EB637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link w:val="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uiPriority w:val="99"/>
    <w:semiHidden/>
    <w:unhideWhenUsed/>
    <w:qFormat/>
    <w:rPr>
      <w:sz w:val="18"/>
      <w:szCs w:val="18"/>
    </w:rPr>
  </w:style>
  <w:style w:type="paragraph" w:styleId="a5">
    <w:name w:val="annotation text"/>
    <w:basedOn w:val="a0"/>
    <w:link w:val="Char"/>
    <w:uiPriority w:val="99"/>
    <w:unhideWhenUsed/>
    <w:qFormat/>
    <w:pPr>
      <w:jc w:val="left"/>
    </w:pPr>
  </w:style>
  <w:style w:type="paragraph" w:styleId="a6">
    <w:name w:val="annotation subject"/>
    <w:basedOn w:val="a5"/>
    <w:next w:val="a5"/>
    <w:link w:val="Char0"/>
    <w:uiPriority w:val="99"/>
    <w:semiHidden/>
    <w:unhideWhenUsed/>
    <w:qFormat/>
    <w:rPr>
      <w:b/>
      <w:bCs/>
    </w:rPr>
  </w:style>
  <w:style w:type="character" w:styleId="a7">
    <w:name w:val="Emphasis"/>
    <w:basedOn w:val="a1"/>
    <w:uiPriority w:val="20"/>
    <w:qFormat/>
    <w:rPr>
      <w:i/>
      <w:iCs/>
    </w:rPr>
  </w:style>
  <w:style w:type="paragraph" w:styleId="a8">
    <w:name w:val="footer"/>
    <w:basedOn w:val="a0"/>
    <w:link w:val="Char1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a9">
    <w:name w:val="header"/>
    <w:basedOn w:val="a0"/>
    <w:link w:val="Char2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aa">
    <w:name w:val="Hyperlink"/>
    <w:basedOn w:val="a1"/>
    <w:uiPriority w:val="99"/>
    <w:unhideWhenUsed/>
    <w:qFormat/>
    <w:rPr>
      <w:color w:val="0000FF"/>
      <w:u w:val="single"/>
    </w:rPr>
  </w:style>
  <w:style w:type="paragraph" w:styleId="a">
    <w:name w:val="List Bullet"/>
    <w:basedOn w:val="a0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ab">
    <w:name w:val="Normal (Web)"/>
    <w:basedOn w:val="a0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Strong"/>
    <w:basedOn w:val="a1"/>
    <w:uiPriority w:val="22"/>
    <w:qFormat/>
    <w:rPr>
      <w:b/>
      <w:bCs/>
    </w:rPr>
  </w:style>
  <w:style w:type="table" w:styleId="ad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바탕글"/>
    <w:basedOn w:val="a0"/>
    <w:qFormat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2">
    <w:name w:val="머리글 Char"/>
    <w:basedOn w:val="a1"/>
    <w:link w:val="a9"/>
    <w:uiPriority w:val="99"/>
    <w:qFormat/>
  </w:style>
  <w:style w:type="character" w:customStyle="1" w:styleId="Char1">
    <w:name w:val="바닥글 Char"/>
    <w:basedOn w:val="a1"/>
    <w:link w:val="a8"/>
    <w:uiPriority w:val="99"/>
    <w:qFormat/>
  </w:style>
  <w:style w:type="paragraph" w:styleId="af">
    <w:name w:val="List Paragraph"/>
    <w:basedOn w:val="a0"/>
    <w:link w:val="Char3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a0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">
    <w:name w:val="메모 텍스트 Char"/>
    <w:basedOn w:val="a1"/>
    <w:link w:val="a5"/>
    <w:uiPriority w:val="99"/>
    <w:qFormat/>
  </w:style>
  <w:style w:type="character" w:customStyle="1" w:styleId="Char0">
    <w:name w:val="메모 주제 Char"/>
    <w:basedOn w:val="Char"/>
    <w:link w:val="a6"/>
    <w:uiPriority w:val="99"/>
    <w:semiHidden/>
    <w:qFormat/>
    <w:rPr>
      <w:b/>
      <w:bCs/>
    </w:rPr>
  </w:style>
  <w:style w:type="character" w:customStyle="1" w:styleId="Char3">
    <w:name w:val="목록 단락 Char"/>
    <w:link w:val="af"/>
    <w:uiPriority w:val="34"/>
    <w:qFormat/>
    <w:locked/>
  </w:style>
  <w:style w:type="character" w:customStyle="1" w:styleId="3Char">
    <w:name w:val="제목 3 Char"/>
    <w:basedOn w:val="a1"/>
    <w:link w:val="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1Char">
    <w:name w:val="제목 1 Char"/>
    <w:basedOn w:val="a1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on1">
    <w:name w:val="Revision1"/>
    <w:hidden/>
    <w:uiPriority w:val="99"/>
    <w:unhideWhenUsed/>
    <w:qFormat/>
    <w:rPr>
      <w:rFonts w:asciiTheme="minorHAnsi" w:eastAsiaTheme="minorEastAsia" w:hAnsiTheme="minorHAnsi" w:cstheme="minorBid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690</Words>
  <Characters>4690</Characters>
  <Application>Microsoft Office Word</Application>
  <DocSecurity>0</DocSecurity>
  <Lines>136</Lines>
  <Paragraphs>122</Paragraphs>
  <ScaleCrop>false</ScaleCrop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Seok Yeong Shin</cp:lastModifiedBy>
  <cp:revision>59</cp:revision>
  <dcterms:created xsi:type="dcterms:W3CDTF">2026-02-16T13:06:00Z</dcterms:created>
  <dcterms:modified xsi:type="dcterms:W3CDTF">2026-03-20T03:18:00Z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274F7C6F8138402783063529E69788C0_13</vt:lpwstr>
  </property>
</Properties>
</file>